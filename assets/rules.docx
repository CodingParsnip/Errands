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87C2" w14:textId="77777777" w:rsidR="009C008F" w:rsidRPr="009C008F" w:rsidRDefault="009C008F" w:rsidP="009C008F">
      <w:pPr>
        <w:jc w:val="center"/>
        <w:rPr>
          <w:sz w:val="52"/>
          <w:szCs w:val="52"/>
        </w:rPr>
      </w:pPr>
      <w:r w:rsidRPr="009C008F">
        <w:rPr>
          <w:b/>
          <w:bCs/>
          <w:sz w:val="52"/>
          <w:szCs w:val="52"/>
        </w:rPr>
        <w:t>“Errands” Rules</w:t>
      </w:r>
    </w:p>
    <w:p w14:paraId="6C20825B" w14:textId="4551F368" w:rsidR="009C008F" w:rsidRPr="009C008F" w:rsidRDefault="009C008F" w:rsidP="009C008F">
      <w:r w:rsidRPr="009C008F">
        <w:rPr>
          <w:b/>
          <w:bCs/>
          <w:sz w:val="28"/>
          <w:szCs w:val="28"/>
        </w:rPr>
        <w:t>Object:</w:t>
      </w:r>
      <w:r w:rsidRPr="009C008F">
        <w:rPr>
          <w:sz w:val="28"/>
          <w:szCs w:val="28"/>
        </w:rPr>
        <w:t xml:space="preserve"> </w:t>
      </w:r>
      <w:r w:rsidRPr="009C008F">
        <w:t>To be the first to drive around town, do your errands, and return home.</w:t>
      </w:r>
      <w:r>
        <w:t xml:space="preserve"> </w:t>
      </w:r>
      <w:del w:id="0" w:author="Claudia Parker" w:date="2026-06-23T19:32:00Z" w16du:dateUtc="2026-06-24T00:32:00Z">
        <w:r w:rsidRPr="009C008F" w:rsidDel="00800AE8">
          <w:delText>Any numbe</w:delText>
        </w:r>
        <w:r w:rsidDel="00800AE8">
          <w:delText>r</w:delText>
        </w:r>
        <w:r w:rsidRPr="009C008F" w:rsidDel="00800AE8">
          <w:delText xml:space="preserve"> more than one may play.</w:delText>
        </w:r>
      </w:del>
    </w:p>
    <w:p w14:paraId="48CFC39B" w14:textId="0D4636C1" w:rsidR="009C008F" w:rsidRPr="009C008F" w:rsidRDefault="009C008F" w:rsidP="009C008F">
      <w:r w:rsidRPr="009C008F">
        <w:rPr>
          <w:b/>
          <w:bCs/>
          <w:sz w:val="28"/>
          <w:szCs w:val="28"/>
        </w:rPr>
        <w:t>Equipment:</w:t>
      </w:r>
      <w:r w:rsidRPr="009C008F">
        <w:rPr>
          <w:sz w:val="28"/>
          <w:szCs w:val="28"/>
        </w:rPr>
        <w:t xml:space="preserve"> </w:t>
      </w:r>
      <w:r w:rsidRPr="009C008F">
        <w:t>Playing board, dice, deck of cards, player markers, road hazard markers, bridge, rule sheet.  The two types of cards are Errand cards and Special cards.</w:t>
      </w:r>
      <w:ins w:id="1" w:author="Claudia Parker" w:date="2026-06-23T19:32:00Z" w16du:dateUtc="2026-06-24T00:32:00Z">
        <w:r w:rsidR="00800AE8">
          <w:t xml:space="preserve"> Suitable for </w:t>
        </w:r>
      </w:ins>
      <w:ins w:id="2" w:author="Claudia Parker" w:date="2026-06-23T19:33:00Z" w16du:dateUtc="2026-06-24T00:33:00Z">
        <w:r w:rsidR="00800AE8">
          <w:t>2—[?] players.</w:t>
        </w:r>
      </w:ins>
    </w:p>
    <w:p w14:paraId="603C5FF2" w14:textId="701C1ED2" w:rsidR="009C008F" w:rsidRDefault="009C008F" w:rsidP="00431851">
      <w:pPr>
        <w:rPr>
          <w:ins w:id="3" w:author="Claudia Parker" w:date="2026-06-23T19:57:00Z" w16du:dateUtc="2026-06-24T00:57:00Z"/>
        </w:rPr>
      </w:pPr>
      <w:r w:rsidRPr="009C008F">
        <w:rPr>
          <w:b/>
          <w:bCs/>
          <w:sz w:val="28"/>
          <w:szCs w:val="28"/>
        </w:rPr>
        <w:t>Preparation:</w:t>
      </w:r>
      <w:r w:rsidRPr="009C008F">
        <w:rPr>
          <w:sz w:val="28"/>
          <w:szCs w:val="28"/>
        </w:rPr>
        <w:t xml:space="preserve"> </w:t>
      </w:r>
      <w:moveToRangeStart w:id="4" w:author="Claudia Parker" w:date="2026-06-23T19:33:00Z" w:name="move233135632"/>
      <w:moveTo w:id="5" w:author="Claudia Parker" w:date="2026-06-23T19:33:00Z" w16du:dateUtc="2026-06-24T00:33:00Z">
        <w:r w:rsidR="00800AE8" w:rsidRPr="009C008F">
          <w:t>Each player chooses a marker and places it on home.  Deal seven cards to each player</w:t>
        </w:r>
      </w:moveTo>
      <w:ins w:id="6" w:author="Claudia Parker" w:date="2026-06-23T19:48:00Z" w16du:dateUtc="2026-06-24T00:48:00Z">
        <w:r w:rsidR="009B57CE">
          <w:t>,</w:t>
        </w:r>
        <w:r w:rsidR="009B57CE" w:rsidRPr="009B57CE">
          <w:t xml:space="preserve"> </w:t>
        </w:r>
        <w:r w:rsidR="009B57CE">
          <w:t>and d</w:t>
        </w:r>
        <w:r w:rsidR="009B57CE" w:rsidRPr="009C008F">
          <w:t>ecide how many errands it will take to win</w:t>
        </w:r>
      </w:ins>
      <w:ins w:id="7" w:author="Claudia Parker" w:date="2026-06-23T19:49:00Z" w16du:dateUtc="2026-06-24T00:49:00Z">
        <w:r w:rsidR="009B57CE">
          <w:t>—1</w:t>
        </w:r>
      </w:ins>
      <w:ins w:id="8" w:author="Claudia Parker" w:date="2026-06-23T19:48:00Z" w16du:dateUtc="2026-06-24T00:48:00Z">
        <w:r w:rsidR="009B57CE" w:rsidRPr="009C008F">
          <w:t>0 makes a short game for 2 players,</w:t>
        </w:r>
      </w:ins>
      <w:ins w:id="9" w:author="Claudia Parker" w:date="2026-06-23T19:50:00Z" w16du:dateUtc="2026-06-24T00:50:00Z">
        <w:r w:rsidR="009B57CE">
          <w:t xml:space="preserve"> while</w:t>
        </w:r>
      </w:ins>
      <w:ins w:id="10" w:author="Claudia Parker" w:date="2026-06-23T19:48:00Z" w16du:dateUtc="2026-06-24T00:48:00Z">
        <w:r w:rsidR="009B57CE" w:rsidRPr="009C008F">
          <w:t xml:space="preserve"> 8 errands works for 4 players)</w:t>
        </w:r>
      </w:ins>
      <w:moveTo w:id="11" w:author="Claudia Parker" w:date="2026-06-23T19:33:00Z" w16du:dateUtc="2026-06-24T00:33:00Z">
        <w:r w:rsidR="00800AE8" w:rsidRPr="009C008F">
          <w:t>. </w:t>
        </w:r>
        <w:del w:id="12" w:author="Claudia Parker" w:date="2026-06-23T19:50:00Z" w16du:dateUtc="2026-06-24T00:50:00Z">
          <w:r w:rsidR="00800AE8" w:rsidRPr="009C008F" w:rsidDel="009B57CE">
            <w:delText xml:space="preserve"> </w:delText>
          </w:r>
        </w:del>
        <w:r w:rsidR="00800AE8" w:rsidRPr="009C008F">
          <w:t>Decide who will go first</w:t>
        </w:r>
      </w:moveTo>
      <w:ins w:id="13" w:author="Claudia Parker" w:date="2026-06-23T19:51:00Z" w16du:dateUtc="2026-06-24T00:51:00Z">
        <w:r w:rsidR="009B57CE">
          <w:t xml:space="preserve"> by [pick something fun, like who last ran an errand in real life like grocery shopping, picking up medication, </w:t>
        </w:r>
        <w:proofErr w:type="spellStart"/>
        <w:r w:rsidR="009B57CE">
          <w:t>etc</w:t>
        </w:r>
        <w:proofErr w:type="spellEnd"/>
        <w:r w:rsidR="009B57CE">
          <w:t>?]</w:t>
        </w:r>
      </w:ins>
      <w:ins w:id="14" w:author="Claudia Parker" w:date="2026-06-23T19:55:00Z" w16du:dateUtc="2026-06-24T00:55:00Z">
        <w:r w:rsidR="0076053D">
          <w:t>, and</w:t>
        </w:r>
      </w:ins>
      <w:ins w:id="15" w:author="Claudia Parker" w:date="2026-06-23T19:56:00Z" w16du:dateUtc="2026-06-24T00:56:00Z">
        <w:r w:rsidR="0076053D">
          <w:t xml:space="preserve"> continue clockwise around the table</w:t>
        </w:r>
      </w:ins>
      <w:ins w:id="16" w:author="Claudia Parker" w:date="2026-06-23T19:57:00Z" w16du:dateUtc="2026-06-24T00:57:00Z">
        <w:r w:rsidR="0076053D">
          <w:t xml:space="preserve"> as each player takes their turn</w:t>
        </w:r>
      </w:ins>
      <w:moveTo w:id="17" w:author="Claudia Parker" w:date="2026-06-23T19:33:00Z" w16du:dateUtc="2026-06-24T00:33:00Z">
        <w:r w:rsidR="00800AE8" w:rsidRPr="009C008F">
          <w:t>.</w:t>
        </w:r>
      </w:moveTo>
      <w:moveToRangeEnd w:id="4"/>
      <w:del w:id="18" w:author="Claudia Parker" w:date="2026-06-23T19:48:00Z" w16du:dateUtc="2026-06-24T00:48:00Z">
        <w:r w:rsidRPr="009C008F" w:rsidDel="009B57CE">
          <w:delText>Decide how many errands it will take to win (10 makes a short game for 2 players, 8 errands works for 4 players).</w:delText>
        </w:r>
      </w:del>
      <w:r w:rsidRPr="009C008F">
        <w:t xml:space="preserve">  </w:t>
      </w:r>
      <w:moveFromRangeStart w:id="19" w:author="Claudia Parker" w:date="2026-06-23T19:33:00Z" w:name="move233135632"/>
      <w:moveFrom w:id="20" w:author="Claudia Parker" w:date="2026-06-23T19:33:00Z" w16du:dateUtc="2026-06-24T00:33:00Z">
        <w:r w:rsidRPr="009C008F" w:rsidDel="00800AE8">
          <w:t>Each player chooses a marker and places it on home.  Deal seven cards to each player.  Decide who will go first.</w:t>
        </w:r>
      </w:moveFrom>
      <w:moveFromRangeEnd w:id="19"/>
    </w:p>
    <w:p w14:paraId="07412890" w14:textId="77777777" w:rsidR="000E321F" w:rsidRDefault="0076053D" w:rsidP="00431851">
      <w:pPr>
        <w:rPr>
          <w:ins w:id="21" w:author="Claudia Parker" w:date="2026-06-23T20:00:00Z" w16du:dateUtc="2026-06-24T01:00:00Z"/>
        </w:rPr>
      </w:pPr>
      <w:ins w:id="22" w:author="Claudia Parker" w:date="2026-06-23T19:57:00Z" w16du:dateUtc="2026-06-24T00:57:00Z">
        <w:r w:rsidRPr="004A4CC3">
          <w:rPr>
            <w:b/>
            <w:bCs/>
            <w:sz w:val="28"/>
            <w:szCs w:val="28"/>
            <w:rPrChange w:id="23" w:author="Claudia Parker" w:date="2026-06-23T20:00:00Z" w16du:dateUtc="2026-06-24T01:00:00Z">
              <w:rPr/>
            </w:rPrChange>
          </w:rPr>
          <w:t>Player Turn:</w:t>
        </w:r>
      </w:ins>
      <w:ins w:id="24" w:author="Claudia Parker" w:date="2026-06-23T19:58:00Z" w16du:dateUtc="2026-06-24T00:58:00Z">
        <w:r>
          <w:t xml:space="preserve"> </w:t>
        </w:r>
      </w:ins>
    </w:p>
    <w:p w14:paraId="5F3A33C5" w14:textId="7A81B95A" w:rsidR="0076053D" w:rsidRPr="009C008F" w:rsidRDefault="0076053D" w:rsidP="000E321F">
      <w:pPr>
        <w:pStyle w:val="ListParagraph"/>
        <w:numPr>
          <w:ilvl w:val="0"/>
          <w:numId w:val="2"/>
        </w:numPr>
        <w:pPrChange w:id="25" w:author="Claudia Parker" w:date="2026-06-23T20:02:00Z" w16du:dateUtc="2026-06-24T01:02:00Z">
          <w:pPr/>
        </w:pPrChange>
      </w:pPr>
      <w:ins w:id="26" w:author="Claudia Parker" w:date="2026-06-23T19:58:00Z" w16du:dateUtc="2026-06-24T00:58:00Z">
        <w:r>
          <w:t xml:space="preserve">Players may choose to either roll the dice and move </w:t>
        </w:r>
      </w:ins>
      <w:ins w:id="27" w:author="Claudia Parker" w:date="2026-06-23T19:59:00Z" w16du:dateUtc="2026-06-24T00:59:00Z">
        <w:r>
          <w:t>their marker on the game board OR play a special card from their hand.</w:t>
        </w:r>
      </w:ins>
      <w:ins w:id="28" w:author="Claudia Parker" w:date="2026-06-23T20:04:00Z" w16du:dateUtc="2026-06-24T01:04:00Z">
        <w:r w:rsidR="000E321F">
          <w:t xml:space="preserve"> </w:t>
        </w:r>
      </w:ins>
    </w:p>
    <w:p w14:paraId="5CAC1D56" w14:textId="77777777" w:rsidR="000E321F" w:rsidRPr="009C008F" w:rsidRDefault="000E321F" w:rsidP="000E321F">
      <w:pPr>
        <w:pStyle w:val="ListParagraph"/>
        <w:numPr>
          <w:ilvl w:val="0"/>
          <w:numId w:val="2"/>
        </w:numPr>
        <w:rPr>
          <w:moveTo w:id="29" w:author="Claudia Parker" w:date="2026-06-23T20:02:00Z" w16du:dateUtc="2026-06-24T01:02:00Z"/>
        </w:rPr>
      </w:pPr>
      <w:moveToRangeStart w:id="30" w:author="Claudia Parker" w:date="2026-06-23T20:02:00Z" w:name="move233137394"/>
      <w:moveTo w:id="31" w:author="Claudia Parker" w:date="2026-06-23T20:02:00Z" w16du:dateUtc="2026-06-24T01:02:00Z">
        <w:r w:rsidRPr="009C008F">
          <w:t>When you land on a location that matches your card, place that Errand card in front of you.  Keep count of these until you reach the set winning number.  Remember some cards count as 2.</w:t>
        </w:r>
      </w:moveTo>
    </w:p>
    <w:moveToRangeEnd w:id="30"/>
    <w:p w14:paraId="0739AC85" w14:textId="05872B4A" w:rsidR="009C008F" w:rsidRPr="009C008F" w:rsidDel="0076053D" w:rsidRDefault="009C008F" w:rsidP="00431851">
      <w:pPr>
        <w:pStyle w:val="ListParagraph"/>
        <w:numPr>
          <w:ilvl w:val="0"/>
          <w:numId w:val="2"/>
        </w:numPr>
        <w:rPr>
          <w:del w:id="32" w:author="Claudia Parker" w:date="2026-06-23T19:59:00Z" w16du:dateUtc="2026-06-24T00:59:00Z"/>
        </w:rPr>
      </w:pPr>
      <w:del w:id="33" w:author="Claudia Parker" w:date="2026-06-23T19:59:00Z" w16du:dateUtc="2026-06-24T00:59:00Z">
        <w:r w:rsidRPr="009C008F" w:rsidDel="0076053D">
          <w:delText xml:space="preserve">On a player’s turn he may </w:delText>
        </w:r>
        <w:r w:rsidRPr="002D78FD" w:rsidDel="0076053D">
          <w:rPr>
            <w:u w:val="single"/>
          </w:rPr>
          <w:delText>either</w:delText>
        </w:r>
        <w:r w:rsidRPr="009C008F" w:rsidDel="0076053D">
          <w:delText xml:space="preserve"> roll the dice or play a Special card.  </w:delText>
        </w:r>
      </w:del>
      <w:moveFromRangeStart w:id="34" w:author="Claudia Parker" w:date="2026-06-23T20:03:00Z" w:name="move233137204"/>
      <w:moveFrom w:id="35" w:author="Claudia Parker" w:date="2026-06-23T20:03:00Z" w16du:dateUtc="2026-06-24T01:03:00Z">
        <w:r w:rsidRPr="009C008F" w:rsidDel="0076053D">
          <w:t>Special cards take a turn to play, unless they say otherwise.</w:t>
        </w:r>
      </w:moveFrom>
      <w:moveFromRangeEnd w:id="34"/>
    </w:p>
    <w:p w14:paraId="4A9C297B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Whenever any card is played another is drawn immediately to replace it so that each player always has seven cards in his hand.</w:t>
      </w:r>
    </w:p>
    <w:p w14:paraId="029EC6A9" w14:textId="3B1C19BD" w:rsidR="000E321F" w:rsidRDefault="000E321F" w:rsidP="00431851">
      <w:pPr>
        <w:pStyle w:val="ListParagraph"/>
        <w:numPr>
          <w:ilvl w:val="0"/>
          <w:numId w:val="2"/>
        </w:numPr>
        <w:rPr>
          <w:ins w:id="36" w:author="Claudia Parker" w:date="2026-06-23T20:03:00Z" w16du:dateUtc="2026-06-24T01:03:00Z"/>
        </w:rPr>
      </w:pPr>
      <w:moveToRangeStart w:id="37" w:author="Claudia Parker" w:date="2026-06-23T20:03:00Z" w:name="move233137204"/>
      <w:moveTo w:id="38" w:author="Claudia Parker" w:date="2026-06-23T20:03:00Z" w16du:dateUtc="2026-06-24T01:03:00Z">
        <w:r w:rsidRPr="009C008F">
          <w:t>Special cards take a turn to play, unless they say otherwise.</w:t>
        </w:r>
      </w:moveTo>
      <w:moveToRangeEnd w:id="37"/>
    </w:p>
    <w:p w14:paraId="63F0323E" w14:textId="7209F23B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Players move along the roads the number of spaces on the dice, as far as possible.</w:t>
      </w:r>
    </w:p>
    <w:p w14:paraId="10C45735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Landing on a location does not require an exact count.  Whenever a player’s marker lands on any location it must stop.  The remainder of the roll is disregarded.</w:t>
      </w:r>
    </w:p>
    <w:p w14:paraId="57524832" w14:textId="22CE3AA2" w:rsidR="009C008F" w:rsidRPr="009C008F" w:rsidDel="000E321F" w:rsidRDefault="009C008F" w:rsidP="00431851">
      <w:pPr>
        <w:pStyle w:val="ListParagraph"/>
        <w:numPr>
          <w:ilvl w:val="0"/>
          <w:numId w:val="2"/>
        </w:numPr>
        <w:rPr>
          <w:moveFrom w:id="39" w:author="Claudia Parker" w:date="2026-06-23T20:02:00Z" w16du:dateUtc="2026-06-24T01:02:00Z"/>
        </w:rPr>
      </w:pPr>
      <w:moveFromRangeStart w:id="40" w:author="Claudia Parker" w:date="2026-06-23T20:02:00Z" w:name="move233137394"/>
      <w:moveFrom w:id="41" w:author="Claudia Parker" w:date="2026-06-23T20:02:00Z" w16du:dateUtc="2026-06-24T01:02:00Z">
        <w:r w:rsidRPr="009C008F" w:rsidDel="000E321F">
          <w:t>When you land on a location that matches your card, place that Errand card in front of you.  Keep count of these until you reach the set winning number.  Remember some cards count as 2.</w:t>
        </w:r>
      </w:moveFrom>
    </w:p>
    <w:moveFromRangeEnd w:id="40"/>
    <w:p w14:paraId="0AA88BFF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Errand cards discarded for any reason join Special cards in a discard stack.  If the deck is used up, shuffle the discard stack to make a new deck.</w:t>
      </w:r>
    </w:p>
    <w:p w14:paraId="7F0F6357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Rolling doubles or landing by exact count on another player’s marker rewards you with a free turn.</w:t>
      </w:r>
    </w:p>
    <w:p w14:paraId="0C62F92B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You can’t place a roadblock where it would block all routes to home for any player.  You may not move the Bridge if doing so would strand a player. Roadblocks may not be placed on the bridge.</w:t>
      </w:r>
    </w:p>
    <w:p w14:paraId="4BFDA423" w14:textId="77777777" w:rsidR="009C008F" w:rsidRPr="009C008F" w:rsidRDefault="009C008F" w:rsidP="00431851">
      <w:pPr>
        <w:pStyle w:val="ListParagraph"/>
        <w:numPr>
          <w:ilvl w:val="0"/>
          <w:numId w:val="2"/>
        </w:numPr>
      </w:pPr>
      <w:r w:rsidRPr="009C008F">
        <w:t>Once the Bridge is placed it stays in that location unless moved again.  Each end of the bridge must be touching a road space or a location.</w:t>
      </w:r>
    </w:p>
    <w:p w14:paraId="03BFA3FA" w14:textId="77777777" w:rsidR="009C008F" w:rsidRDefault="009C008F"/>
    <w:sectPr w:rsidR="009C0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3770"/>
    <w:multiLevelType w:val="multilevel"/>
    <w:tmpl w:val="E42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6260C"/>
    <w:multiLevelType w:val="hybridMultilevel"/>
    <w:tmpl w:val="F622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987405">
    <w:abstractNumId w:val="0"/>
  </w:num>
  <w:num w:numId="2" w16cid:durableId="120167466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ia Parker">
    <w15:presenceInfo w15:providerId="Windows Live" w15:userId="988cba5298c7a5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8F"/>
    <w:rsid w:val="000E321F"/>
    <w:rsid w:val="002D78FD"/>
    <w:rsid w:val="00431851"/>
    <w:rsid w:val="004A4CC3"/>
    <w:rsid w:val="0076053D"/>
    <w:rsid w:val="00800AE8"/>
    <w:rsid w:val="009B57CE"/>
    <w:rsid w:val="009C008F"/>
    <w:rsid w:val="00CE53D0"/>
    <w:rsid w:val="00E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DF6A"/>
  <w15:chartTrackingRefBased/>
  <w15:docId w15:val="{3ED62B22-1055-4047-9289-E4C544A1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8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00A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Parker</dc:creator>
  <cp:keywords/>
  <dc:description/>
  <cp:lastModifiedBy>Claudia Parker</cp:lastModifiedBy>
  <cp:revision>9</cp:revision>
  <dcterms:created xsi:type="dcterms:W3CDTF">2026-06-24T00:11:00Z</dcterms:created>
  <dcterms:modified xsi:type="dcterms:W3CDTF">2026-06-24T01:07:00Z</dcterms:modified>
</cp:coreProperties>
</file>